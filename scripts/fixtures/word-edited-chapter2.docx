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1F659" w14:textId="77777777" w:rsidR="00537B8A" w:rsidRDefault="009137F3">
      <w:pPr>
        <w:pStyle w:val="Heading1"/>
      </w:pPr>
      <w:r>
        <w:t>CHAPTER TWO</w:t>
      </w:r>
      <w:r>
        <w:br/>
        <w:t>LITERATURE REVIEW</w:t>
      </w:r>
    </w:p>
    <w:p w14:paraId="69346FE6" w14:textId="77777777" w:rsidR="00537B8A" w:rsidRDefault="009137F3">
      <w:pPr>
        <w:pStyle w:val="Heading2"/>
      </w:pPr>
      <w:r>
        <w:t>2.1 Introduction</w:t>
      </w:r>
    </w:p>
    <w:p w14:paraId="1BB5B3E8" w14:textId="41CCD426" w:rsidR="00537B8A" w:rsidRDefault="001D7326">
      <w:ins w:id="0" w:author="Prince Amadin" w:date="2026-09-30T01:43:00Z" w16du:dateUtc="2026-09-30T00:43:00Z">
        <w:r>
          <w:t xml:space="preserve">As revised by the specialist, the study remains focused on its stated objectives. </w:t>
        </w:r>
      </w:ins>
      <w:r w:rsidR="009137F3">
        <w:t>This review sets out the concepts, theory and earlier studies behind the study. It draws on work from Nigeria and other African markets (Okafor &amp; Nwosu, 2015). Each study is reviewed for what it did, how it did it and what it found. The gap the study fills closes the review.</w:t>
      </w:r>
    </w:p>
    <w:p w14:paraId="24C38D98" w14:textId="77777777" w:rsidR="00537B8A" w:rsidRDefault="009137F3">
      <w:pPr>
        <w:pStyle w:val="Heading2"/>
      </w:pPr>
      <w:r>
        <w:t>2.2 Conceptual Review</w:t>
      </w:r>
    </w:p>
    <w:p w14:paraId="7D1BD08A" w14:textId="77777777" w:rsidR="00537B8A" w:rsidRDefault="009137F3">
      <w:pPr>
        <w:pStyle w:val="Heading3"/>
      </w:pPr>
      <w:r>
        <w:t>2.2.1 Mobile money adoption</w:t>
      </w:r>
    </w:p>
    <w:p w14:paraId="2F1C338C" w14:textId="77495FE5" w:rsidR="00537B8A" w:rsidRDefault="009137F3">
      <w:del w:id="1" w:author="Prince Amadin" w:date="2026-09-30T01:43:00Z" w16du:dateUtc="2026-09-30T00:43:00Z">
        <w:r w:rsidDel="001D7326">
          <w:delText xml:space="preserve">Mobile </w:delText>
        </w:r>
      </w:del>
      <w:r>
        <w:t xml:space="preserve">money adoption is the regular use of a phone wallet to receive or send payment (Adeyemi &amp; Ogunleye, 2016). Among traders it usually starts with receiving transfers from customers. Adoption deepens when traders begin paying suppliers the same way (Musa &amp; Abubakar, 2017). Okafor </w:t>
      </w:r>
      <w:r>
        <w:rPr>
          <w:i/>
          <w:iCs/>
        </w:rPr>
        <w:t>et al.</w:t>
      </w:r>
      <w:r>
        <w:t xml:space="preserve"> (2015) describe the first stage as receiving transfers from regular customers. Figure 2.1 presents the relationship between the study variables.</w:t>
      </w:r>
    </w:p>
    <w:p w14:paraId="009215E5" w14:textId="6EDCA0CE" w:rsidR="001D7326" w:rsidRDefault="001D7326" w:rsidP="001D7326"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a+b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w:tab/>
            <m:t>2.9</m:t>
          </m:r>
        </m:oMath>
      </m:oMathPara>
    </w:p>
    <w:p w14:paraId="67F24D9C" w14:textId="68305932" w:rsidR="00537B8A" w:rsidRDefault="001D7326">
      <w:pPr>
        <w:keepNext/>
        <w:jc w:val="center"/>
      </w:pPr>
      <w:r>
        <w:rPr>
          <w:noProof/>
        </w:rPr>
        <w:drawing>
          <wp:inline distT="0" distB="0" distL="0" distR="0" wp14:anchorId="21DAC1FC" wp14:editId="1202F10C">
            <wp:extent cx="4572638" cy="2857899"/>
            <wp:effectExtent l="0" t="0" r="0" b="0"/>
            <wp:docPr id="54063246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3246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4C03" w14:textId="77777777" w:rsidR="00537B8A" w:rsidRDefault="009137F3">
      <w:pPr>
        <w:pStyle w:val="FigureCaption"/>
      </w:pPr>
      <w:r>
        <w:t>Figure 2.1: Conceptual framework of the study (Researcher, 2026)</w:t>
      </w:r>
    </w:p>
    <w:p w14:paraId="4EA8EFF9" w14:textId="77777777" w:rsidR="00537B8A" w:rsidRDefault="009137F3">
      <w:pPr>
        <w:pStyle w:val="Heading2"/>
      </w:pPr>
      <w:r>
        <w:lastRenderedPageBreak/>
        <w:t>2.3 Theoretical Framework</w:t>
      </w:r>
    </w:p>
    <w:p w14:paraId="420AF7FA" w14:textId="77777777" w:rsidR="00537B8A" w:rsidRDefault="009137F3">
      <w:r>
        <w:t>The Technology Acceptance Model explains adoption through perceived usefulness and perceived ease of use (Davis, 1989). Traders adopt a wallet when it saves time and is easy to operate. The model has been applied to mobile payments in Kenya and Nigeria (Bello &amp; Chukwu, 2018). It suits this study because fees and trust shape perceived usefulness.</w:t>
      </w:r>
    </w:p>
    <w:p w14:paraId="39D80777" w14:textId="77777777" w:rsidR="00537B8A" w:rsidRDefault="009137F3">
      <w:pPr>
        <w:pStyle w:val="Heading2"/>
      </w:pPr>
      <w:r>
        <w:t>2.4 Empirical Review</w:t>
      </w:r>
    </w:p>
    <w:p w14:paraId="2FA32B4F" w14:textId="77777777" w:rsidR="00537B8A" w:rsidRDefault="009137F3">
      <w:r>
        <w:t xml:space="preserve">A survey of 162 traders linked network reliability and payment adoption to higher weekly sales (Lawal &amp; Fashola, 2021). A study of 169 traders linked women traders and mobile wallets to higher weekly sales (Nwosu &amp; Garba, 2022). Panel data on 176 traders linked the technology acceptance model in African retail to higher weekly sales (Ogunleye &amp; Hassan, 2023). Interviews with 183 traders linked perceived risk in mobile payments to higher weekly sales (Abubakar &amp; Ikenna, 2015). A census of 190 traders linked </w:t>
      </w:r>
      <w:r>
        <w:t>micro-enterprise performance and fintech to higher weekly sales (Chukwu &amp; Johnson, 2016). These studies agree that fees and trust shape continued use, but none measured daily sales in open markets.</w:t>
      </w:r>
    </w:p>
    <w:p w14:paraId="21C14FB1" w14:textId="77777777" w:rsidR="00537B8A" w:rsidRDefault="009137F3">
      <w:r>
        <w:t>A survey of 197 traders linked agent banking density and usage to higher weekly sales (Danjuma &amp; Kalu, 2017). A study of 204 traders linked mobile wallet use among urban traders to higher weekly sales (Etim &amp; Lawson, 2018). Panel data on 211 traders linked transaction fees and payment choice to higher weekly sales (Fashola &amp; Mohammed, 2019). Interviews with 218 traders linked agent trust in digital finance to higher weekly sales (Garba &amp; Nnamdi, 2020). A census of 225 traders linked sales growth after mobil</w:t>
      </w:r>
      <w:r>
        <w:t>e money adoption to higher weekly sales (Hassan &amp; Obi, 2021). These studies agree that fees and trust shape continued use, but none measured daily sales in open markets.</w:t>
      </w:r>
    </w:p>
    <w:p w14:paraId="101AF28D" w14:textId="77777777" w:rsidR="00537B8A" w:rsidRDefault="009137F3">
      <w:r>
        <w:t xml:space="preserve">A survey of 232 traders linked financial inclusion in Lagos markets to higher weekly sales (Ikenna &amp; Popoola, 2022). A study of 239 traders linked cash handling costs in informal trade to higher weekly sales (Johnson &amp; Quadri, 2023). Panel data on 246 traders linked network </w:t>
      </w:r>
      <w:r>
        <w:lastRenderedPageBreak/>
        <w:t>reliability and payment adoption to higher weekly sales (Kalu &amp; Raji, 2015). Interviews with 253 traders linked women traders and mobile wallets to higher weekly sales (Lawson &amp; Salami, 2016). A census of 260 traders linked the technology acceptance model in African retail to higher weekly sales (Mohammed &amp; Tijani, 2017). These studies agree that fees and trust shape continued use, but none measured daily sales in open markets.</w:t>
      </w:r>
    </w:p>
    <w:p w14:paraId="74D7B601" w14:textId="77777777" w:rsidR="00537B8A" w:rsidRDefault="009137F3">
      <w:r>
        <w:t xml:space="preserve">A survey of 267 traders linked perceived risk in mobile payments to higher weekly sales (Nnamdi &amp; Uche, 2018). A study of 274 traders linked micro-enterprise performance and fintech to higher weekly sales (Obi &amp; Vincent, 2019). Panel data on 281 traders linked agent banking density and usage to higher weekly sales (Popoola &amp; Williams, 2020). Interviews with 288 traders linked mobile wallet use among urban traders to higher weekly sales (Quadri &amp; Yusuf, 2021). A census of 295 traders linked transaction fees </w:t>
      </w:r>
      <w:r>
        <w:t>and payment choice to higher weekly sales (Raji &amp; Zakari, 2022). These studies agree that fees and trust shape continued use, but none measured daily sales in open markets.</w:t>
      </w:r>
    </w:p>
    <w:p w14:paraId="126E39B4" w14:textId="77777777" w:rsidR="00537B8A" w:rsidRDefault="009137F3">
      <w:r>
        <w:t>A survey of 302 traders linked agent trust in digital finance to higher weekly sales (Salami &amp; Akande, 2023). A study of 309 traders linked sales growth after mobile money adoption to higher weekly sales (Tijani &amp; Balogun, 2015). Panel data on 316 traders linked financial inclusion in Lagos markets to higher weekly sales (Uche &amp; Coker, 2016). Interviews with 323 traders linked cash handling costs in informal trade to higher weekly sales (Vincent &amp; Okafor, 2017). A census of 330 traders linked network reliab</w:t>
      </w:r>
      <w:r>
        <w:t>ility and payment adoption to higher weekly sales (Williams &amp; Adeyemi, 2018). These studies agree that fees and trust shape continued use, but none measured daily sales in open markets.</w:t>
      </w:r>
    </w:p>
    <w:p w14:paraId="29A87340" w14:textId="77777777" w:rsidR="00537B8A" w:rsidRDefault="009137F3">
      <w:r>
        <w:t>A survey of 337 traders linked women traders and mobile wallets to higher weekly sales (Yusuf &amp; Musa, 2019). A study of 344 traders linked the technology acceptance model in African retail to higher weekly sales (Zakari &amp; Bello, 2020). Panel data on 351 traders linked perceived risk in mobile payments to higher weekly sales (Akande &amp; Eze, 2021). Interviews with 358 traders linked micro-enterprise performance and fintech to higher weekly sales (Balogun &amp; Ibrahim, 2022). A census of 365 traders linked agent b</w:t>
      </w:r>
      <w:r>
        <w:t>anking density and usage to higher weekly sales (Coker &amp; Lawal, 2023). These studies agree that fees and trust shape continued use, but none measured daily sales in open markets.</w:t>
      </w:r>
    </w:p>
    <w:p w14:paraId="3E5A3551" w14:textId="77777777" w:rsidR="00537B8A" w:rsidRDefault="009137F3">
      <w:r>
        <w:t xml:space="preserve">Table 2.1 </w:t>
      </w:r>
      <w:proofErr w:type="spellStart"/>
      <w:r>
        <w:t>summarises</w:t>
      </w:r>
      <w:proofErr w:type="spellEnd"/>
      <w:r>
        <w:t xml:space="preserve"> the studies reviewed by their focus.</w:t>
      </w:r>
    </w:p>
    <w:p w14:paraId="25BC40D0" w14:textId="77777777" w:rsidR="00537B8A" w:rsidRDefault="009137F3">
      <w:pPr>
        <w:pStyle w:val="TableCaption"/>
      </w:pPr>
      <w:r>
        <w:t>Table 2.1: Summary of Reviewed Studies</w:t>
      </w:r>
    </w:p>
    <w:tbl>
      <w:tblPr>
        <w:tblW w:w="90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65"/>
        <w:gridCol w:w="1735"/>
        <w:gridCol w:w="3124"/>
      </w:tblGrid>
      <w:tr w:rsidR="00537B8A" w14:paraId="57ED1A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4165" w:type="dxa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20F43FA" w14:textId="77777777" w:rsidR="00537B8A" w:rsidRDefault="009137F3">
            <w:pPr>
              <w:pStyle w:val="TableText"/>
              <w:keepNext/>
              <w:keepLines/>
            </w:pPr>
            <w:r>
              <w:rPr>
                <w:b/>
                <w:bCs/>
              </w:rPr>
              <w:t>Author</w:t>
            </w:r>
          </w:p>
        </w:tc>
        <w:tc>
          <w:tcPr>
            <w:tcW w:w="1735" w:type="dxa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5EAFB48C" w14:textId="77777777" w:rsidR="00537B8A" w:rsidRDefault="009137F3">
            <w:pPr>
              <w:pStyle w:val="TableText"/>
              <w:keepNext/>
              <w:keepLines/>
              <w:jc w:val="center"/>
            </w:pPr>
            <w:r>
              <w:rPr>
                <w:b/>
                <w:bCs/>
              </w:rPr>
              <w:t>Focus</w:t>
            </w:r>
          </w:p>
        </w:tc>
        <w:tc>
          <w:tcPr>
            <w:tcW w:w="3124" w:type="dxa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5AE39D3" w14:textId="77777777" w:rsidR="00537B8A" w:rsidRDefault="009137F3">
            <w:pPr>
              <w:pStyle w:val="TableText"/>
              <w:keepNext/>
              <w:keepLines/>
              <w:jc w:val="center"/>
            </w:pPr>
            <w:r>
              <w:rPr>
                <w:b/>
                <w:bCs/>
              </w:rPr>
              <w:t>Finding</w:t>
            </w:r>
          </w:p>
        </w:tc>
      </w:tr>
      <w:tr w:rsidR="00537B8A" w14:paraId="1BF1D25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65" w:type="dxa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3E286CC7" w14:textId="77777777" w:rsidR="00537B8A" w:rsidRDefault="009137F3">
            <w:pPr>
              <w:pStyle w:val="TableText"/>
              <w:keepNext/>
              <w:keepLines/>
            </w:pPr>
            <w:r>
              <w:t>Lawal and Fashola (2021)</w:t>
            </w:r>
          </w:p>
        </w:tc>
        <w:tc>
          <w:tcPr>
            <w:tcW w:w="1735" w:type="dxa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2FE1E224" w14:textId="77777777" w:rsidR="00537B8A" w:rsidRDefault="009137F3">
            <w:pPr>
              <w:pStyle w:val="TableText"/>
              <w:keepNext/>
              <w:keepLines/>
            </w:pPr>
            <w:r>
              <w:t>Wallet use</w:t>
            </w:r>
          </w:p>
        </w:tc>
        <w:tc>
          <w:tcPr>
            <w:tcW w:w="3124" w:type="dxa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7AD3C60" w14:textId="60DB53CD" w:rsidR="00537B8A" w:rsidRDefault="009137F3">
            <w:pPr>
              <w:pStyle w:val="TableText"/>
              <w:keepNext/>
              <w:keepLines/>
            </w:pPr>
            <w:r>
              <w:t>Sales rose</w:t>
            </w:r>
            <w:ins w:id="2" w:author="Prince Amadin" w:date="2026-09-30T01:43:00Z" w16du:dateUtc="2026-09-30T00:43:00Z">
              <w:r w:rsidR="001D7326">
                <w:t xml:space="preserve"> (checked)</w:t>
              </w:r>
            </w:ins>
          </w:p>
        </w:tc>
      </w:tr>
      <w:tr w:rsidR="00537B8A" w14:paraId="20AC473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65" w:type="dxa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271E440B" w14:textId="77777777" w:rsidR="00537B8A" w:rsidRDefault="009137F3">
            <w:pPr>
              <w:pStyle w:val="TableText"/>
              <w:keepLines/>
            </w:pPr>
            <w:r>
              <w:t>Nwosu and Garba (2022)</w:t>
            </w:r>
          </w:p>
        </w:tc>
        <w:tc>
          <w:tcPr>
            <w:tcW w:w="1735" w:type="dxa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F2532EF" w14:textId="77777777" w:rsidR="00537B8A" w:rsidRDefault="009137F3">
            <w:pPr>
              <w:pStyle w:val="TableText"/>
              <w:keepLines/>
            </w:pPr>
            <w:r>
              <w:t>Fees</w:t>
            </w:r>
          </w:p>
        </w:tc>
        <w:tc>
          <w:tcPr>
            <w:tcW w:w="3124" w:type="dxa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611FEBF7" w14:textId="77777777" w:rsidR="00537B8A" w:rsidRDefault="009137F3">
            <w:pPr>
              <w:pStyle w:val="TableText"/>
              <w:keepLines/>
            </w:pPr>
            <w:r>
              <w:t>Use fell with fees</w:t>
            </w:r>
          </w:p>
        </w:tc>
      </w:tr>
    </w:tbl>
    <w:p w14:paraId="0C34AC5A" w14:textId="77777777" w:rsidR="00537B8A" w:rsidRDefault="009137F3">
      <w:pPr>
        <w:pStyle w:val="Heading2"/>
      </w:pPr>
      <w:r>
        <w:t>2.5 Research Gap and Summary</w:t>
      </w:r>
    </w:p>
    <w:p w14:paraId="5BC4A1FB" w14:textId="77777777" w:rsidR="00537B8A" w:rsidRDefault="009137F3">
      <w:r>
        <w:t>The studies reviewed measured adoption but rarely daily sales in open markets. None examined fees and trust together for traders in Lagos State. This study fills that gap with a survey of three markets. Chapter Three describes how the data were collected.</w:t>
      </w:r>
    </w:p>
    <w:p w14:paraId="2186F73F" w14:textId="77777777" w:rsidR="00537B8A" w:rsidRDefault="009137F3">
      <w:pPr>
        <w:pStyle w:val="Heading1"/>
        <w:pageBreakBefore/>
      </w:pPr>
      <w:r>
        <w:t>REFERENCES</w:t>
      </w:r>
    </w:p>
    <w:p w14:paraId="51C7F64A" w14:textId="77777777" w:rsidR="00537B8A" w:rsidRDefault="009137F3">
      <w:pPr>
        <w:pStyle w:val="Reference"/>
      </w:pPr>
      <w:r>
        <w:t xml:space="preserve">Abubakar, A., &amp; Ikenna, B. (2015). Perceived risk in mobile payments: evidence from Nigeria. </w:t>
      </w:r>
      <w:r>
        <w:rPr>
          <w:i/>
          <w:iCs/>
        </w:rPr>
        <w:t>Journal of African Business</w:t>
      </w:r>
      <w:r>
        <w:t>. https://doi.org/10.1000/qa.chrev.A.9</w:t>
      </w:r>
    </w:p>
    <w:p w14:paraId="7F405CE1" w14:textId="77777777" w:rsidR="00537B8A" w:rsidRDefault="009137F3">
      <w:pPr>
        <w:pStyle w:val="Reference"/>
      </w:pPr>
      <w:r>
        <w:t xml:space="preserve">Adeyemi, A., &amp; Ogunleye, B. (2016). Transaction fees and payment choice: evidence from Nigeria. </w:t>
      </w:r>
      <w:r>
        <w:rPr>
          <w:i/>
          <w:iCs/>
        </w:rPr>
        <w:t>African Journal of Economic Review</w:t>
      </w:r>
      <w:r>
        <w:t>. https://doi.org/10.1000/qa.chrev.A.1</w:t>
      </w:r>
    </w:p>
    <w:p w14:paraId="6338286F" w14:textId="77777777" w:rsidR="00537B8A" w:rsidRDefault="009137F3">
      <w:pPr>
        <w:pStyle w:val="Reference"/>
      </w:pPr>
      <w:r>
        <w:t xml:space="preserve">Akande, A., &amp; Eze, B. (2021). Perceived risk in mobile payments: evidence from Nigeria. </w:t>
      </w:r>
      <w:r>
        <w:rPr>
          <w:i/>
          <w:iCs/>
        </w:rPr>
        <w:t>Journal of African Business</w:t>
      </w:r>
      <w:r>
        <w:t>. https://doi.org/10.1000/qa.chrev.A.33</w:t>
      </w:r>
    </w:p>
    <w:p w14:paraId="7C741E89" w14:textId="77777777" w:rsidR="00537B8A" w:rsidRDefault="009137F3">
      <w:pPr>
        <w:pStyle w:val="Reference"/>
      </w:pPr>
      <w:r>
        <w:t xml:space="preserve">Balogun, A., &amp; Ibrahim, B. (2022). Micro-enterprise performance and fintech: evidence from Nigeria. </w:t>
      </w:r>
      <w:r>
        <w:rPr>
          <w:i/>
          <w:iCs/>
        </w:rPr>
        <w:t>African Journal of Economic Review</w:t>
      </w:r>
      <w:r>
        <w:t>. https://doi.org/10.1000/qa.chrev.A.34</w:t>
      </w:r>
    </w:p>
    <w:p w14:paraId="0DC46369" w14:textId="77777777" w:rsidR="00537B8A" w:rsidRDefault="009137F3">
      <w:pPr>
        <w:pStyle w:val="Reference"/>
      </w:pPr>
      <w:r>
        <w:t xml:space="preserve">Bello, A., &amp; Chukwu, B. (2018). Sales growth after mobile money adoption: evidence from Nigeria. </w:t>
      </w:r>
      <w:r>
        <w:rPr>
          <w:i/>
          <w:iCs/>
        </w:rPr>
        <w:t>Journal of African Business</w:t>
      </w:r>
      <w:r>
        <w:t>. https://doi.org/10.1000/qa.chrev.A.3</w:t>
      </w:r>
    </w:p>
    <w:p w14:paraId="42266D84" w14:textId="77777777" w:rsidR="00537B8A" w:rsidRDefault="009137F3">
      <w:pPr>
        <w:pStyle w:val="Reference"/>
      </w:pPr>
      <w:r>
        <w:t xml:space="preserve">Chukwu, A., &amp; Johnson, B. (2016). Micro-enterprise performance and fintech: evidence from Nigeria. </w:t>
      </w:r>
      <w:r>
        <w:rPr>
          <w:i/>
          <w:iCs/>
        </w:rPr>
        <w:t>African Journal of Economic Review</w:t>
      </w:r>
      <w:r>
        <w:t>. https://doi.org/10.1000/qa.chrev.A.10</w:t>
      </w:r>
    </w:p>
    <w:p w14:paraId="57442789" w14:textId="77777777" w:rsidR="00537B8A" w:rsidRDefault="009137F3">
      <w:pPr>
        <w:pStyle w:val="Reference"/>
      </w:pPr>
      <w:r>
        <w:t xml:space="preserve">Coker, A., &amp; Lawal, B. (2023). Agent banking density and usage: evidence from Nigeria. </w:t>
      </w:r>
      <w:r>
        <w:rPr>
          <w:i/>
          <w:iCs/>
        </w:rPr>
        <w:t>Journal of Retailing and Consumer Services</w:t>
      </w:r>
      <w:r>
        <w:t>. https://doi.org/10.1000/qa.chrev.A.35</w:t>
      </w:r>
    </w:p>
    <w:p w14:paraId="6CAD90A7" w14:textId="77777777" w:rsidR="00537B8A" w:rsidRDefault="009137F3">
      <w:pPr>
        <w:pStyle w:val="Reference"/>
      </w:pPr>
      <w:r>
        <w:t xml:space="preserve">Danjuma, A., &amp; Kalu, B. (2017). Agent banking density and usage: evidence from Nigeria. </w:t>
      </w:r>
      <w:r>
        <w:rPr>
          <w:i/>
          <w:iCs/>
        </w:rPr>
        <w:t>Journal of Retailing and Consumer Services</w:t>
      </w:r>
      <w:r>
        <w:t>. https://doi.org/10.1000/qa.chrev.A.11</w:t>
      </w:r>
    </w:p>
    <w:p w14:paraId="5993475C" w14:textId="77777777" w:rsidR="00537B8A" w:rsidRDefault="009137F3">
      <w:pPr>
        <w:pStyle w:val="Reference"/>
      </w:pPr>
      <w:r>
        <w:t xml:space="preserve">Etim, A., &amp; Lawson, B. (2018). Mobile wallet use among urban traders: evidence from Nigeria. </w:t>
      </w:r>
      <w:r>
        <w:rPr>
          <w:i/>
          <w:iCs/>
        </w:rPr>
        <w:t>Journal of African Business</w:t>
      </w:r>
      <w:r>
        <w:t>. https://doi.org/10.1000/qa.chrev.A.12</w:t>
      </w:r>
    </w:p>
    <w:p w14:paraId="02257575" w14:textId="77777777" w:rsidR="00537B8A" w:rsidRDefault="009137F3">
      <w:pPr>
        <w:pStyle w:val="Reference"/>
      </w:pPr>
      <w:r>
        <w:t xml:space="preserve">Fashola, A., &amp; Mohammed, B. (2019). Transaction fees and payment choice: evidence from Nigeria. </w:t>
      </w:r>
      <w:r>
        <w:rPr>
          <w:i/>
          <w:iCs/>
        </w:rPr>
        <w:t>African Journal of Economic Review</w:t>
      </w:r>
      <w:r>
        <w:t>. https://doi.org/10.1000/qa.chrev.A.13</w:t>
      </w:r>
    </w:p>
    <w:p w14:paraId="7217C598" w14:textId="77777777" w:rsidR="00537B8A" w:rsidRDefault="009137F3">
      <w:pPr>
        <w:pStyle w:val="Reference"/>
      </w:pPr>
      <w:r>
        <w:t xml:space="preserve">Garba, A., &amp; Nnamdi, B. (2020). Agent trust in digital finance: evidence from Nigeria. </w:t>
      </w:r>
      <w:r>
        <w:rPr>
          <w:i/>
          <w:iCs/>
        </w:rPr>
        <w:t>Journal of Retailing and Consumer Services</w:t>
      </w:r>
      <w:r>
        <w:t>. https://doi.org/10.1000/qa.chrev.A.14</w:t>
      </w:r>
    </w:p>
    <w:p w14:paraId="15044BFD" w14:textId="77777777" w:rsidR="00537B8A" w:rsidRDefault="009137F3">
      <w:pPr>
        <w:pStyle w:val="Reference"/>
      </w:pPr>
      <w:r>
        <w:t xml:space="preserve">Hassan, A., &amp; Obi, B. (2021). Sales growth after mobile money adoption: evidence from Nigeria. </w:t>
      </w:r>
      <w:r>
        <w:rPr>
          <w:i/>
          <w:iCs/>
        </w:rPr>
        <w:t>Journal of African Business</w:t>
      </w:r>
      <w:r>
        <w:t>. https://doi.org/10.1000/qa.chrev.A.15</w:t>
      </w:r>
    </w:p>
    <w:p w14:paraId="60E3E560" w14:textId="77777777" w:rsidR="00537B8A" w:rsidRDefault="009137F3">
      <w:pPr>
        <w:pStyle w:val="Reference"/>
      </w:pPr>
      <w:r>
        <w:t xml:space="preserve">Ikenna, A., &amp; Popoola, B. (2022). Financial inclusion in Lagos markets: evidence from Nigeria. </w:t>
      </w:r>
      <w:r>
        <w:rPr>
          <w:i/>
          <w:iCs/>
        </w:rPr>
        <w:t>African Journal of Economic Review</w:t>
      </w:r>
      <w:r>
        <w:t>. https://doi.org/10.1000/qa.chrev.A.16</w:t>
      </w:r>
    </w:p>
    <w:p w14:paraId="21E3841F" w14:textId="77777777" w:rsidR="00537B8A" w:rsidRDefault="009137F3">
      <w:pPr>
        <w:pStyle w:val="Reference"/>
      </w:pPr>
      <w:r>
        <w:t xml:space="preserve">Johnson, A., &amp; Quadri, B. (2023). Cash handling costs in informal trade: evidence from Nigeria. </w:t>
      </w:r>
      <w:r>
        <w:rPr>
          <w:i/>
          <w:iCs/>
        </w:rPr>
        <w:t>Journal of Retailing and Consumer Services</w:t>
      </w:r>
      <w:r>
        <w:t>. https://doi.org/10.1000/qa.chrev.A.17</w:t>
      </w:r>
    </w:p>
    <w:p w14:paraId="3050507C" w14:textId="77777777" w:rsidR="00537B8A" w:rsidRDefault="009137F3">
      <w:pPr>
        <w:pStyle w:val="Reference"/>
      </w:pPr>
      <w:r>
        <w:t xml:space="preserve">Kalu, A., &amp; Raji, B. (2015). Network reliability and payment adoption: evidence from Nigeria. </w:t>
      </w:r>
      <w:r>
        <w:rPr>
          <w:i/>
          <w:iCs/>
        </w:rPr>
        <w:t>Journal of African Business</w:t>
      </w:r>
      <w:r>
        <w:t>. https://doi.org/10.1000/qa.chrev.A.18</w:t>
      </w:r>
    </w:p>
    <w:p w14:paraId="142C79DE" w14:textId="77777777" w:rsidR="00537B8A" w:rsidRDefault="009137F3">
      <w:pPr>
        <w:pStyle w:val="Reference"/>
      </w:pPr>
      <w:r>
        <w:t xml:space="preserve">Lawal, A., &amp; Fashola, B. (2021). Network reliability and payment adoption: evidence from Nigeria. </w:t>
      </w:r>
      <w:r>
        <w:rPr>
          <w:i/>
          <w:iCs/>
        </w:rPr>
        <w:t>Journal of African Business</w:t>
      </w:r>
      <w:r>
        <w:t>. https://doi.org/10.1000/qa.chrev.A.6</w:t>
      </w:r>
    </w:p>
    <w:p w14:paraId="094C04CE" w14:textId="77777777" w:rsidR="00537B8A" w:rsidRDefault="009137F3">
      <w:pPr>
        <w:pStyle w:val="Reference"/>
      </w:pPr>
      <w:r>
        <w:t xml:space="preserve">Lawson, A., &amp; Salami, B. (2016). Women traders and mobile wallets: evidence from Nigeria. </w:t>
      </w:r>
      <w:r>
        <w:rPr>
          <w:i/>
          <w:iCs/>
        </w:rPr>
        <w:t>African Journal of Economic Review</w:t>
      </w:r>
      <w:r>
        <w:t>. https://doi.org/10.1000/qa.chrev.A.19</w:t>
      </w:r>
    </w:p>
    <w:p w14:paraId="44610D6E" w14:textId="77777777" w:rsidR="00537B8A" w:rsidRDefault="009137F3">
      <w:pPr>
        <w:pStyle w:val="Reference"/>
      </w:pPr>
      <w:r>
        <w:t xml:space="preserve">Mohammed, A., &amp; Tijani, B. (2017). The technology acceptance model in African retail: evidence from Nigeria. </w:t>
      </w:r>
      <w:r>
        <w:rPr>
          <w:i/>
          <w:iCs/>
        </w:rPr>
        <w:t>Journal of Retailing and Consumer Services</w:t>
      </w:r>
      <w:r>
        <w:t>. https://doi.org/10.1000/qa.chrev.A.20</w:t>
      </w:r>
    </w:p>
    <w:p w14:paraId="5A4D1072" w14:textId="77777777" w:rsidR="00537B8A" w:rsidRDefault="009137F3">
      <w:pPr>
        <w:pStyle w:val="Reference"/>
      </w:pPr>
      <w:r>
        <w:t xml:space="preserve">Musa, A., &amp; Abubakar, B. (2017). Agent trust in digital finance: evidence from Nigeria. </w:t>
      </w:r>
      <w:r>
        <w:rPr>
          <w:i/>
          <w:iCs/>
        </w:rPr>
        <w:t>Journal of Retailing and Consumer Services</w:t>
      </w:r>
      <w:r>
        <w:t>. https://doi.org/10.1000/qa.chrev.A.2</w:t>
      </w:r>
    </w:p>
    <w:p w14:paraId="597CDD4C" w14:textId="77777777" w:rsidR="00537B8A" w:rsidRDefault="009137F3">
      <w:pPr>
        <w:pStyle w:val="Reference"/>
      </w:pPr>
      <w:r>
        <w:t xml:space="preserve">Nnamdi, A., &amp; Uche, B. (2018). Perceived risk in mobile payments: evidence from Nigeria. </w:t>
      </w:r>
      <w:r>
        <w:rPr>
          <w:i/>
          <w:iCs/>
        </w:rPr>
        <w:t>Journal of African Business</w:t>
      </w:r>
      <w:r>
        <w:t>. https://doi.org/10.1000/qa.chrev.A.21</w:t>
      </w:r>
    </w:p>
    <w:p w14:paraId="26429E6D" w14:textId="77777777" w:rsidR="00537B8A" w:rsidRDefault="009137F3">
      <w:pPr>
        <w:pStyle w:val="Reference"/>
      </w:pPr>
      <w:r>
        <w:t xml:space="preserve">Nwosu, A., &amp; Garba, B. (2022). Women traders and mobile wallets: evidence from Nigeria. </w:t>
      </w:r>
      <w:r>
        <w:rPr>
          <w:i/>
          <w:iCs/>
        </w:rPr>
        <w:t>African Journal of Economic Review</w:t>
      </w:r>
      <w:r>
        <w:t>. https://doi.org/10.1000/qa.chrev.A.7</w:t>
      </w:r>
    </w:p>
    <w:p w14:paraId="64C49210" w14:textId="77777777" w:rsidR="00537B8A" w:rsidRDefault="009137F3">
      <w:pPr>
        <w:pStyle w:val="Reference"/>
      </w:pPr>
      <w:r>
        <w:t xml:space="preserve">Obi, A., &amp; Vincent, B. (2019). Micro-enterprise performance and fintech: evidence from Nigeria. </w:t>
      </w:r>
      <w:r>
        <w:rPr>
          <w:i/>
          <w:iCs/>
        </w:rPr>
        <w:t>African Journal of Economic Review</w:t>
      </w:r>
      <w:r>
        <w:t>. https://doi.org/10.1000/qa.chrev.A.22</w:t>
      </w:r>
    </w:p>
    <w:p w14:paraId="6424612D" w14:textId="77777777" w:rsidR="00537B8A" w:rsidRDefault="009137F3">
      <w:pPr>
        <w:pStyle w:val="Reference"/>
      </w:pPr>
      <w:r>
        <w:t xml:space="preserve">Ogunleye, A., &amp; Hassan, B. (2023). The technology acceptance model in African retail: evidence from Nigeria. </w:t>
      </w:r>
      <w:r>
        <w:rPr>
          <w:i/>
          <w:iCs/>
        </w:rPr>
        <w:t>Journal of Retailing and Consumer Services</w:t>
      </w:r>
      <w:r>
        <w:t>. https://doi.org/10.1000/qa.chrev.A.8</w:t>
      </w:r>
    </w:p>
    <w:p w14:paraId="62B0F4BB" w14:textId="77777777" w:rsidR="00537B8A" w:rsidRDefault="009137F3">
      <w:pPr>
        <w:pStyle w:val="Reference"/>
      </w:pPr>
      <w:r>
        <w:t xml:space="preserve">Okafor, A., &amp; Nwosu, B. (2015). Mobile wallet use among urban traders: evidence from Nigeria. </w:t>
      </w:r>
      <w:r>
        <w:rPr>
          <w:i/>
          <w:iCs/>
        </w:rPr>
        <w:t>Journal of African Business</w:t>
      </w:r>
      <w:r>
        <w:t>. https://doi.org/10.1000/qa.chrev.A.0</w:t>
      </w:r>
    </w:p>
    <w:p w14:paraId="39A98DAA" w14:textId="77777777" w:rsidR="00537B8A" w:rsidRDefault="009137F3">
      <w:pPr>
        <w:pStyle w:val="Reference"/>
      </w:pPr>
      <w:r>
        <w:t xml:space="preserve">Popoola, A., &amp; Williams, B. (2020). Agent banking density and usage: evidence from Nigeria. </w:t>
      </w:r>
      <w:r>
        <w:rPr>
          <w:i/>
          <w:iCs/>
        </w:rPr>
        <w:t>Journal of Retailing and Consumer Services</w:t>
      </w:r>
      <w:r>
        <w:t>. https://doi.org/10.1000/qa.chrev.A.23</w:t>
      </w:r>
    </w:p>
    <w:p w14:paraId="38AC8388" w14:textId="77777777" w:rsidR="00537B8A" w:rsidRDefault="009137F3">
      <w:pPr>
        <w:pStyle w:val="Reference"/>
      </w:pPr>
      <w:r>
        <w:t xml:space="preserve">Quadri, A., &amp; Yusuf, B. (2021). Mobile wallet use among urban traders: evidence from Nigeria. </w:t>
      </w:r>
      <w:r>
        <w:rPr>
          <w:i/>
          <w:iCs/>
        </w:rPr>
        <w:t>Journal of African Business</w:t>
      </w:r>
      <w:r>
        <w:t>. https://doi.org/10.1000/qa.chrev.A.24</w:t>
      </w:r>
    </w:p>
    <w:p w14:paraId="4D3ECAE7" w14:textId="77777777" w:rsidR="00537B8A" w:rsidRDefault="009137F3">
      <w:pPr>
        <w:pStyle w:val="Reference"/>
      </w:pPr>
      <w:r>
        <w:t xml:space="preserve">Raji, A., &amp; Zakari, B. (2022). Transaction fees and payment choice: evidence from Nigeria. </w:t>
      </w:r>
      <w:r>
        <w:rPr>
          <w:i/>
          <w:iCs/>
        </w:rPr>
        <w:t>African Journal of Economic Review</w:t>
      </w:r>
      <w:r>
        <w:t>. https://doi.org/10.1000/qa.chrev.A.25</w:t>
      </w:r>
    </w:p>
    <w:p w14:paraId="7CFAD93B" w14:textId="77777777" w:rsidR="00537B8A" w:rsidRDefault="009137F3">
      <w:pPr>
        <w:pStyle w:val="Reference"/>
      </w:pPr>
      <w:r>
        <w:t xml:space="preserve">Salami, A., &amp; Akande, B. (2023). Agent trust in digital finance: evidence from Nigeria. </w:t>
      </w:r>
      <w:r>
        <w:rPr>
          <w:i/>
          <w:iCs/>
        </w:rPr>
        <w:t>Journal of Retailing and Consumer Services</w:t>
      </w:r>
      <w:r>
        <w:t>. https://doi.org/10.1000/qa.chrev.A.26</w:t>
      </w:r>
    </w:p>
    <w:p w14:paraId="3E6C9A0E" w14:textId="77777777" w:rsidR="00537B8A" w:rsidRDefault="009137F3">
      <w:pPr>
        <w:pStyle w:val="Reference"/>
      </w:pPr>
      <w:r>
        <w:t xml:space="preserve">Tijani, A., &amp; Balogun, B. (2015). Sales growth after mobile money adoption: evidence from Nigeria. </w:t>
      </w:r>
      <w:r>
        <w:rPr>
          <w:i/>
          <w:iCs/>
        </w:rPr>
        <w:t>Journal of African Business</w:t>
      </w:r>
      <w:r>
        <w:t>. https://doi.org/10.1000/qa.chrev.A.27</w:t>
      </w:r>
    </w:p>
    <w:p w14:paraId="675EDB08" w14:textId="77777777" w:rsidR="00537B8A" w:rsidRDefault="009137F3">
      <w:pPr>
        <w:pStyle w:val="Reference"/>
      </w:pPr>
      <w:r>
        <w:t xml:space="preserve">Uche, A., &amp; Coker, B. (2016). Financial inclusion in Lagos markets: evidence from Nigeria. </w:t>
      </w:r>
      <w:r>
        <w:rPr>
          <w:i/>
          <w:iCs/>
        </w:rPr>
        <w:t>African Journal of Economic Review</w:t>
      </w:r>
      <w:r>
        <w:t>. https://doi.org/10.1000/qa.chrev.A.28</w:t>
      </w:r>
    </w:p>
    <w:p w14:paraId="3D05BAD7" w14:textId="77777777" w:rsidR="00537B8A" w:rsidRDefault="009137F3">
      <w:pPr>
        <w:pStyle w:val="Reference"/>
      </w:pPr>
      <w:r>
        <w:t xml:space="preserve">Vincent, A., &amp; Okafor, B. (2017). Cash handling costs in informal trade: evidence from Nigeria. </w:t>
      </w:r>
      <w:r>
        <w:rPr>
          <w:i/>
          <w:iCs/>
        </w:rPr>
        <w:t>Journal of Retailing and Consumer Services</w:t>
      </w:r>
      <w:r>
        <w:t>. https://doi.org/10.1000/qa.chrev.A.29</w:t>
      </w:r>
    </w:p>
    <w:p w14:paraId="1FDDAA64" w14:textId="77777777" w:rsidR="00537B8A" w:rsidRDefault="009137F3">
      <w:pPr>
        <w:pStyle w:val="Reference"/>
      </w:pPr>
      <w:r>
        <w:t xml:space="preserve">Williams, A., &amp; Adeyemi, B. (2018). Network reliability and payment adoption: evidence from Nigeria. </w:t>
      </w:r>
      <w:r>
        <w:rPr>
          <w:i/>
          <w:iCs/>
        </w:rPr>
        <w:t>Journal of African Business</w:t>
      </w:r>
      <w:r>
        <w:t>. https://doi.org/10.1000/qa.chrev.A.30</w:t>
      </w:r>
    </w:p>
    <w:p w14:paraId="15DE8177" w14:textId="77777777" w:rsidR="00537B8A" w:rsidRDefault="009137F3">
      <w:pPr>
        <w:pStyle w:val="Reference"/>
      </w:pPr>
      <w:r>
        <w:t xml:space="preserve">Yusuf, A., &amp; Musa, B. (2019). Women traders and mobile wallets: evidence from Nigeria. </w:t>
      </w:r>
      <w:r>
        <w:rPr>
          <w:i/>
          <w:iCs/>
        </w:rPr>
        <w:t>African Journal of Economic Review</w:t>
      </w:r>
      <w:r>
        <w:t>. https://doi.org/10.1000/qa.chrev.A.31</w:t>
      </w:r>
    </w:p>
    <w:p w14:paraId="1419827B" w14:textId="77777777" w:rsidR="00537B8A" w:rsidRDefault="009137F3">
      <w:pPr>
        <w:pStyle w:val="Reference"/>
      </w:pPr>
      <w:r>
        <w:t xml:space="preserve">Zakari, A., &amp; Bello, B. (2020). The technology acceptance model in African retail: evidence from Nigeria. </w:t>
      </w:r>
      <w:r>
        <w:rPr>
          <w:i/>
          <w:iCs/>
        </w:rPr>
        <w:t>Journal of Retailing and Consumer Services</w:t>
      </w:r>
      <w:r>
        <w:t>. https://doi.org/10.1000/qa.chrev.A.32</w:t>
      </w:r>
    </w:p>
    <w:sectPr w:rsidR="00537B8A">
      <w:footerReference w:type="default" r:id="rId8"/>
      <w:pgSz w:w="11906" w:h="16838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67F6A" w14:textId="77777777" w:rsidR="009137F3" w:rsidRDefault="009137F3">
      <w:pPr>
        <w:spacing w:line="240" w:lineRule="auto"/>
      </w:pPr>
      <w:r>
        <w:separator/>
      </w:r>
    </w:p>
  </w:endnote>
  <w:endnote w:type="continuationSeparator" w:id="0">
    <w:p w14:paraId="01757BEF" w14:textId="77777777" w:rsidR="009137F3" w:rsidRDefault="009137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CBA86" w14:textId="77777777" w:rsidR="00537B8A" w:rsidRDefault="009137F3">
    <w:pPr>
      <w:pStyle w:val="PageNumberFooter"/>
    </w:pPr>
    <w:r>
      <w:fldChar w:fldCharType="begin"/>
    </w:r>
    <w:r>
      <w:instrText>PAGE</w:instrText>
    </w:r>
    <w:r>
      <w:fldChar w:fldCharType="separate"/>
    </w:r>
    <w:r w:rsidR="001D732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04897" w14:textId="77777777" w:rsidR="009137F3" w:rsidRDefault="009137F3">
      <w:pPr>
        <w:spacing w:line="240" w:lineRule="auto"/>
      </w:pPr>
      <w:r>
        <w:separator/>
      </w:r>
    </w:p>
  </w:footnote>
  <w:footnote w:type="continuationSeparator" w:id="0">
    <w:p w14:paraId="2D1AA5EF" w14:textId="77777777" w:rsidR="009137F3" w:rsidRDefault="009137F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113AB"/>
    <w:multiLevelType w:val="hybridMultilevel"/>
    <w:tmpl w:val="8D5C9C22"/>
    <w:lvl w:ilvl="0" w:tplc="31AC1A8C">
      <w:start w:val="1"/>
      <w:numFmt w:val="bullet"/>
      <w:lvlText w:val="●"/>
      <w:lvlJc w:val="left"/>
      <w:pPr>
        <w:ind w:left="720" w:hanging="360"/>
      </w:pPr>
    </w:lvl>
    <w:lvl w:ilvl="1" w:tplc="D92ADED4">
      <w:start w:val="1"/>
      <w:numFmt w:val="bullet"/>
      <w:lvlText w:val="○"/>
      <w:lvlJc w:val="left"/>
      <w:pPr>
        <w:ind w:left="1440" w:hanging="360"/>
      </w:pPr>
    </w:lvl>
    <w:lvl w:ilvl="2" w:tplc="1AE4114A">
      <w:start w:val="1"/>
      <w:numFmt w:val="bullet"/>
      <w:lvlText w:val="■"/>
      <w:lvlJc w:val="left"/>
      <w:pPr>
        <w:ind w:left="2160" w:hanging="360"/>
      </w:pPr>
    </w:lvl>
    <w:lvl w:ilvl="3" w:tplc="A9A4ACF6">
      <w:start w:val="1"/>
      <w:numFmt w:val="bullet"/>
      <w:lvlText w:val="●"/>
      <w:lvlJc w:val="left"/>
      <w:pPr>
        <w:ind w:left="2880" w:hanging="360"/>
      </w:pPr>
    </w:lvl>
    <w:lvl w:ilvl="4" w:tplc="CECE33CC">
      <w:start w:val="1"/>
      <w:numFmt w:val="bullet"/>
      <w:lvlText w:val="○"/>
      <w:lvlJc w:val="left"/>
      <w:pPr>
        <w:ind w:left="3600" w:hanging="360"/>
      </w:pPr>
    </w:lvl>
    <w:lvl w:ilvl="5" w:tplc="85466586">
      <w:start w:val="1"/>
      <w:numFmt w:val="bullet"/>
      <w:lvlText w:val="■"/>
      <w:lvlJc w:val="left"/>
      <w:pPr>
        <w:ind w:left="4320" w:hanging="360"/>
      </w:pPr>
    </w:lvl>
    <w:lvl w:ilvl="6" w:tplc="2F0E86D2">
      <w:start w:val="1"/>
      <w:numFmt w:val="bullet"/>
      <w:lvlText w:val="●"/>
      <w:lvlJc w:val="left"/>
      <w:pPr>
        <w:ind w:left="5040" w:hanging="360"/>
      </w:pPr>
    </w:lvl>
    <w:lvl w:ilvl="7" w:tplc="A5C4C162">
      <w:start w:val="1"/>
      <w:numFmt w:val="bullet"/>
      <w:lvlText w:val="●"/>
      <w:lvlJc w:val="left"/>
      <w:pPr>
        <w:ind w:left="5760" w:hanging="360"/>
      </w:pPr>
    </w:lvl>
    <w:lvl w:ilvl="8" w:tplc="6B18FD70">
      <w:start w:val="1"/>
      <w:numFmt w:val="bullet"/>
      <w:lvlText w:val="●"/>
      <w:lvlJc w:val="left"/>
      <w:pPr>
        <w:ind w:left="6480" w:hanging="360"/>
      </w:pPr>
    </w:lvl>
  </w:abstractNum>
  <w:num w:numId="1" w16cid:durableId="1878931881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rince Amadin">
    <w15:presenceInfo w15:providerId="Windows Live" w15:userId="a5c09fb9fa6b040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B8A"/>
    <w:rsid w:val="001D7326"/>
    <w:rsid w:val="003A66E0"/>
    <w:rsid w:val="00537B8A"/>
    <w:rsid w:val="0091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92928"/>
  <w15:docId w15:val="{F579D6EE-91E3-4B3F-B4FB-6440ECBD5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>
      <w:pPr>
        <w:spacing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jc w:val="center"/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keepNext/>
      <w:keepLines/>
      <w:jc w:val="left"/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keepNext/>
      <w:keepLines/>
      <w:jc w:val="left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jc w:val="center"/>
    </w:pPr>
    <w:rPr>
      <w:b/>
      <w:bCs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00000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TOC1">
    <w:name w:val="toc 1"/>
    <w:uiPriority w:val="39"/>
    <w:pPr>
      <w:tabs>
        <w:tab w:val="right" w:pos="9026"/>
      </w:tabs>
      <w:ind w:right="720"/>
      <w:jc w:val="left"/>
    </w:pPr>
  </w:style>
  <w:style w:type="paragraph" w:styleId="TOC2">
    <w:name w:val="toc 2"/>
    <w:uiPriority w:val="39"/>
    <w:pPr>
      <w:tabs>
        <w:tab w:val="right" w:pos="9026"/>
      </w:tabs>
      <w:ind w:left="360" w:right="720"/>
      <w:jc w:val="left"/>
    </w:pPr>
  </w:style>
  <w:style w:type="paragraph" w:styleId="TOC3">
    <w:name w:val="toc 3"/>
    <w:uiPriority w:val="39"/>
    <w:pPr>
      <w:tabs>
        <w:tab w:val="right" w:pos="9026"/>
      </w:tabs>
      <w:ind w:left="720" w:right="720"/>
      <w:jc w:val="left"/>
    </w:pPr>
  </w:style>
  <w:style w:type="paragraph" w:styleId="TableofFigures">
    <w:name w:val="table of figures"/>
    <w:pPr>
      <w:tabs>
        <w:tab w:val="right" w:pos="9026"/>
      </w:tabs>
      <w:ind w:right="720"/>
      <w:jc w:val="left"/>
    </w:pPr>
  </w:style>
  <w:style w:type="paragraph" w:customStyle="1" w:styleId="TableCaption">
    <w:name w:val="Table Caption"/>
    <w:qFormat/>
    <w:pPr>
      <w:keepNext/>
      <w:keepLines/>
      <w:jc w:val="center"/>
    </w:pPr>
    <w:rPr>
      <w:b/>
      <w:bCs/>
    </w:rPr>
  </w:style>
  <w:style w:type="paragraph" w:customStyle="1" w:styleId="FigureCaption">
    <w:name w:val="Figure Caption"/>
    <w:qFormat/>
    <w:pPr>
      <w:keepLines/>
      <w:jc w:val="center"/>
    </w:pPr>
    <w:rPr>
      <w:b/>
      <w:bCs/>
    </w:rPr>
  </w:style>
  <w:style w:type="paragraph" w:customStyle="1" w:styleId="TableText">
    <w:name w:val="Table Text"/>
    <w:pPr>
      <w:spacing w:line="240" w:lineRule="auto"/>
      <w:jc w:val="left"/>
    </w:pPr>
  </w:style>
  <w:style w:type="paragraph" w:customStyle="1" w:styleId="Reference">
    <w:name w:val="Reference"/>
    <w:pPr>
      <w:ind w:left="720" w:hanging="720"/>
    </w:pPr>
  </w:style>
  <w:style w:type="paragraph" w:customStyle="1" w:styleId="PageNumberFooter">
    <w:name w:val="Page Number Footer"/>
    <w:pPr>
      <w:spacing w:line="240" w:lineRule="auto"/>
      <w:jc w:val="center"/>
    </w:pPr>
  </w:style>
  <w:style w:type="paragraph" w:customStyle="1" w:styleId="Equation">
    <w:name w:val="Equation"/>
    <w:pPr>
      <w:keepLines/>
      <w:jc w:val="center"/>
    </w:pPr>
  </w:style>
  <w:style w:type="paragraph" w:customStyle="1" w:styleId="PreliminaryCentred">
    <w:name w:val="Preliminary Centred"/>
    <w:pPr>
      <w:jc w:val="center"/>
    </w:pPr>
  </w:style>
  <w:style w:type="paragraph" w:styleId="Revision">
    <w:name w:val="Revision"/>
    <w:hidden/>
    <w:uiPriority w:val="99"/>
    <w:semiHidden/>
    <w:rsid w:val="001D7326"/>
    <w:pPr>
      <w:spacing w:line="240" w:lineRule="auto"/>
      <w:jc w:val="left"/>
    </w:pPr>
  </w:style>
  <w:style w:type="character" w:styleId="CommentReference">
    <w:name w:val="annotation reference"/>
    <w:basedOn w:val="DefaultParagraphFont"/>
    <w:uiPriority w:val="99"/>
    <w:semiHidden/>
    <w:unhideWhenUsed/>
    <w:rsid w:val="001D73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73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73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73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732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1759</Words>
  <Characters>10029</Characters>
  <Application>Microsoft Office Word</Application>
  <DocSecurity>0</DocSecurity>
  <Lines>83</Lines>
  <Paragraphs>23</Paragraphs>
  <ScaleCrop>false</ScaleCrop>
  <Company/>
  <LinksUpToDate>false</LinksUpToDate>
  <CharactersWithSpaces>11765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Money Adoption and the Performance of Market Traders in Lagos State: Chapter 2</dc:title>
  <dc:creator>EduCraft</dc:creator>
  <dc:description>EC-QA-CR-A Chapter 2</dc:description>
  <cp:lastModifiedBy>Prince Amadin</cp:lastModifiedBy>
  <cp:revision>2</cp:revision>
  <dcterms:created xsi:type="dcterms:W3CDTF">2026-09-30T00:43:00Z</dcterms:created>
  <dcterms:modified xsi:type="dcterms:W3CDTF">2026-09-30T00:43:00Z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uCraftProject">
    <vt:lpwstr>EC-QA-CR-A</vt:lpwstr>
  </property>
  <property fmtid="{D5CDD505-2E9C-101B-9397-08002B2CF9AE}" pid="3" name="EduCraftChapter">
    <vt:lpwstr>2</vt:lpwstr>
  </property>
  <property fmtid="{D5CDD505-2E9C-101B-9397-08002B2CF9AE}" pid="4" name="EduCraftSource">
    <vt:lpwstr>e31fc77bffec76930dad8fac4c620307</vt:lpwstr>
  </property>
</Properties>
</file>